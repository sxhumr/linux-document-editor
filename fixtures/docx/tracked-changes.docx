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Kept text, </w:t>
      </w:r>
      <w:ins w:id="1" w:author="PageLite Fixture" w:date="2026-10-19T09:00:00Z">
        <w:r>
          <w:t xml:space="preserve">inserted text</w:t>
        </w:r>
      </w:ins>
      <w:r>
        <w:t xml:space="preserve">, more kept text, </w:t>
      </w:r>
      <w:del w:id="2" w:author="PageLite Fixture" w:date="2026-10-19T09:00:00Z">
        <w:r>
          <w:delText xml:space="preserve">deleted text</w:delText>
        </w:r>
      </w:del>
      <w:r>
        <w:t xml:space="preserve">.</w:t>
      </w:r>
    </w:p>
    <w:p>
      <w:r>
        <w:t xml:space="preserve">Formatting change: </w:t>
      </w:r>
      <w:r>
        <w:rPr>
          <w:b/>
          <w:bCs/>
          <w:rPrChange w:id="3" w:author="PageLite Fixture" w:date="2026-10-19T09:00:00Z">
            <w:rPr>
              <w:b w:val="false"/>
              <w:bCs w:val="false"/>
            </w:rPr>
          </w:rPrChange>
        </w:rPr>
        <w:t xml:space="preserve">now bold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2026-10-19T08:17:57.010Z</dcterms:created>
  <dcterms:modified xsi:type="dcterms:W3CDTF">2026-10-19T08:17:57.010Z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