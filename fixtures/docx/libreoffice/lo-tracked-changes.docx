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Edit target paragraph.</w:t>
      </w:r>
    </w:p>
    <w:p>
      <w:pPr>
        <w:pStyle w:val="Normal"/>
        <w:rPr/>
      </w:pPr>
      <w:r>
        <w:rPr/>
        <w:t xml:space="preserve">Kept text, </w:t>
      </w:r>
      <w:ins w:id="0" w:author="PageLite Fixture" w:date="2026-10-19T09:00:00Z">
        <w:r>
          <w:rPr/>
          <w:t>inserted text</w:t>
        </w:r>
      </w:ins>
      <w:r>
        <w:rPr/>
        <w:t xml:space="preserve">, more kept text, </w:t>
      </w:r>
      <w:del w:id="1" w:author="PageLite Fixture" w:date="2026-10-19T09:00:00Z">
        <w:r>
          <w:rPr/>
          <w:delText>deleted text</w:delText>
        </w:r>
      </w:del>
      <w:r>
        <w:rPr/>
        <w:t>.</w:t>
      </w:r>
    </w:p>
    <w:p>
      <w:pPr>
        <w:pStyle w:val="Normal"/>
        <w:rPr/>
      </w:pPr>
      <w:r>
        <w:rPr/>
        <w:t xml:space="preserve">Formatting change: </w:t>
      </w:r>
      <w:r>
        <w:rPr>
          <w:b/>
          <w:bCs/>
          <w:rPrChange w:id="0" w:author="PageLite Fixture" w:date="2026-10-19T09:00:00Z">
            <w:rPr>
              <w:b w:val="false"/>
              <w:bCs w:val="false"/>
            </w:rPr>
          </w:rPrChange>
        </w:rPr>
        <w:t>now bold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3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2026-10-19T08:06:52Z</dcterms:created>
  <dc:creator>Un-named</dc:creator>
  <dc:description/>
  <dc:language>en-US</dc:language>
  <cp:lastModifiedBy>Un-named</cp:lastModifiedBy>
  <dcterms:modified xsi:type="dcterms:W3CDTF">2026-10-19T08:06:52Z</dcterms:modified>
  <cp:revision>1</cp:revision>
  <dc:subject/>
  <dc:title/>
</cp:coreProperties>
</file>